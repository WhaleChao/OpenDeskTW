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rFonts w:ascii="Noto Sans CJK TC" w:cs="Noto Sans CJK TC" w:eastAsia="Noto Sans CJK TC" w:hAnsi="Noto Sans CJK TC"/>
          <w:b/>
          <w:bCs/>
          <w:color w:val="0F3D56"/>
          <w:sz w:val="38"/>
          <w:szCs w:val="38"/>
        </w:rPr>
        <w:t xml:space="preserve">OpenDesk TW 文字文件進階功能矩陣</w:t>
      </w:r>
    </w:p>
    <w:p>
      <w:pPr>
        <w:spacing w:after="260"/>
        <w:jc w:val="center"/>
      </w:pPr>
      <w:r>
        <w:rPr>
          <w:rFonts w:ascii="Noto Serif CJK TC" w:cs="Noto Serif CJK TC" w:eastAsia="Noto Serif CJK TC" w:hAnsi="Noto Serif CJK TC"/>
          <w:color w:val="64748B"/>
          <w:sz w:val="21"/>
          <w:szCs w:val="21"/>
        </w:rPr>
        <w:t xml:space="preserve">樣式・欄位・註腳・審閱・連結・頁面配置</w:t>
      </w:r>
    </w:p>
    <w:p>
      <w:pPr>
        <w:pStyle w:val="Heading1"/>
      </w:pPr>
      <w:r>
        <w:t xml:space="preserve">目錄與標題層級</w:t>
      </w:r>
    </w:p>
    <w:sdt>
      <w:sdtPr>
        <w:alias w:val="自動目錄"/>
      </w:sdtPr>
      <w:sdtContent>
        <w:p>
          <w:r>
            <w:fldChar w:fldCharType="begin" w:dirty="true"/>
            <w:instrText xml:space="preserve">TOC \h \o "1-4"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numPr>
          <w:ilvl w:val="0"/>
          <w:numId w:val="2"/>
        </w:numPr>
      </w:pPr>
      <w:bookmarkStart w:name="legal_heading" w:id="1"/>
      <w:r>
        <w:t xml:space="preserve">自動中文法律標題</w:t>
      </w:r>
      <w:bookmarkEnd w:id="1"/>
    </w:p>
    <w:p>
      <w:pPr>
        <w:pStyle w:val="Heading2"/>
        <w:numPr>
          <w:ilvl w:val="1"/>
          <w:numId w:val="2"/>
        </w:numPr>
      </w:pPr>
      <w:r>
        <w:t xml:space="preserve">次層標題可重新編號</w:t>
      </w:r>
    </w:p>
    <w:p>
      <w:r>
        <w:rPr>
          <w:rFonts w:ascii="Noto Sans CJK TC" w:cs="Noto Sans CJK TC" w:eastAsia="Noto Sans CJK TC" w:hAnsi="Noto Sans CJK TC"/>
          <w:b/>
          <w:bCs/>
        </w:rPr>
        <w:t xml:space="preserve">字型與格式：</w:t>
      </w:r>
      <w:r>
        <w:rPr>
          <w:rFonts w:ascii="Noto Sans CJK TC" w:cs="Noto Sans CJK TC" w:eastAsia="Noto Sans CJK TC" w:hAnsi="Noto Sans CJK TC"/>
        </w:rPr>
        <w:t xml:space="preserve">繁體中文黑體、</w:t>
      </w:r>
      <w:r>
        <w:rPr>
          <w:rFonts w:ascii="Noto Serif CJK TC" w:cs="Noto Serif CJK TC" w:eastAsia="Noto Serif CJK TC" w:hAnsi="Noto Serif CJK TC"/>
          <w:i/>
          <w:iCs/>
        </w:rPr>
        <w:t xml:space="preserve">繁體中文明體、</w:t>
      </w:r>
      <w:r>
        <w:rPr>
          <w:b/>
          <w:bCs/>
          <w:i/>
          <w:iCs/>
          <w:u w:val="single"/>
        </w:rPr>
        <w:t xml:space="preserve">粗體、斜體、底線</w:t>
      </w:r>
      <w:r>
        <w:rPr>
          <w:color w:val="C2410C"/>
        </w:rPr>
        <w:t xml:space="preserve">與醒目顏色。</w:t>
      </w:r>
    </w:p>
    <w:p>
      <w:r>
        <w:t xml:space="preserve">此段包含註腳</w:t>
      </w:r>
      <w:r>
        <w:rPr>
          <w:rStyle w:val="FootnoteReference"/>
        </w:rPr>
        <w:footnoteReference w:id="1"/>
      </w:r>
      <w:r>
        <w:t xml:space="preserve">與尾註</w:t>
      </w:r>
      <w:r>
        <w:rPr>
          <w:rStyle w:val="EndnoteReference"/>
        </w:rPr>
        <w:endnoteReference w:id="1"/>
      </w:r>
      <w:r>
        <w:t xml:space="preserve">，並保留可搜尋文字。</w:t>
      </w:r>
    </w:p>
    <w:p>
      <w:commentRangeStart w:id="0"/>
      <w:r>
        <w:rPr>
          <w:b/>
          <w:bCs/>
          <w:color w:val="9A3412"/>
        </w:rPr>
        <w:t xml:space="preserve">這段文字有註解</w:t>
      </w:r>
      <w:commentRangeEnd w:id="0"/>
      <w:r>
        <w:commentReference w:id="0"/>
      </w:r>
      <w:r>
        <w:t xml:space="preserve">；註解內容必須保留。</w:t>
      </w:r>
    </w:p>
    <w:p>
      <w:r>
        <w:t xml:space="preserve">追蹤修訂：</w:t>
      </w:r>
      <w:del w:id="1" w:author="OpenDesk TW" w:date="2026-07-21T00:00:00Z">
        <w:r>
          <w:delText xml:space="preserve">舊文字</w:delText>
        </w:r>
      </w:del>
      <w:ins w:id="2" w:author="OpenDesk TW" w:date="2026-07-21T00:00:00Z">
        <w:r>
          <w:t xml:space="preserve">新文字</w:t>
        </w:r>
      </w:ins>
      <w:r>
        <w:t xml:space="preserve">，刪除與插入標記均需存在。</w:t>
      </w:r>
    </w:p>
    <w:p>
      <w:r>
        <w:t xml:space="preserve">書籤連結：</w:t>
      </w:r>
      <w:hyperlink w:history="1" w:anchor="legal_heading">
        <w:r>
          <w:rPr>
            <w:rStyle w:val="Hyperlink"/>
          </w:rPr>
          <w:t xml:space="preserve">回到中文法律標題</w:t>
        </w:r>
      </w:hyperlink>
      <w:r>
        <w:t xml:space="preserve">；外部連結：</w:t>
      </w:r>
      <w:hyperlink w:history="1" r:id="rIdpl0v4k0ubpf69wzv41mt-">
        <w:r>
          <w:rPr>
            <w:rStyle w:val="Hyperlink"/>
          </w:rPr>
          <w:t xml:space="preserve">ONLYOFFICE</w:t>
        </w:r>
      </w:hyperlink>
      <w:r>
        <w:t xml:space="preserve">。</w:t>
      </w:r>
    </w:p>
    <w:p>
      <w:r>
        <w:t xml:space="preserve">郵件合併欄位：收件人 </w:t>
      </w:r>
      <w:fldSimple w:instr=" MERGEFIELD RecipientName ">
        <w:r>
          <w:t xml:space="preserve">«RecipientName»</w:t>
        </w:r>
      </w:fldSimple>
      <w:r>
        <w:t xml:space="preserve">。</w:t>
      </w:r>
    </w:p>
    <w:p>
      <w:pPr>
        <w:pStyle w:val="Heading2"/>
      </w:pPr>
      <w:r>
        <w:t xml:space="preserve">表格與版面配置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2726"/>
      </w:tblGrid>
      <w:tr>
        <w:trPr>
          <w:tblHeader/>
        </w:trPr>
        <w:tc>
          <w:tcPr>
            <w:tcW w:type="dxa" w:w="2400"/>
            <w:tcBorders>
              <w:top w:val="single" w:color="A8BAC7" w:sz="7"/>
              <w:left w:val="single" w:color="A8BAC7" w:sz="7"/>
              <w:bottom w:val="single" w:color="A8BAC7" w:sz="7"/>
              <w:right w:val="single" w:color="A8BAC7" w:sz="7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CJK TC" w:cs="Noto Sans CJK TC" w:eastAsia="Noto Sans CJK TC" w:hAnsi="Noto Sans CJK TC"/>
                <w:b/>
                <w:bCs/>
                <w:sz w:val="20"/>
                <w:szCs w:val="20"/>
              </w:rPr>
              <w:t xml:space="preserve">功能</w:t>
            </w:r>
          </w:p>
        </w:tc>
        <w:tc>
          <w:tcPr>
            <w:tcW w:type="dxa" w:w="3900"/>
            <w:tcBorders>
              <w:top w:val="single" w:color="A8BAC7" w:sz="7"/>
              <w:left w:val="single" w:color="A8BAC7" w:sz="7"/>
              <w:bottom w:val="single" w:color="A8BAC7" w:sz="7"/>
              <w:right w:val="single" w:color="A8BAC7" w:sz="7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CJK TC" w:cs="Noto Sans CJK TC" w:eastAsia="Noto Sans CJK TC" w:hAnsi="Noto Sans CJK TC"/>
                <w:b/>
                <w:bCs/>
                <w:sz w:val="20"/>
                <w:szCs w:val="20"/>
              </w:rPr>
              <w:t xml:space="preserve">驗證內容</w:t>
            </w:r>
          </w:p>
        </w:tc>
        <w:tc>
          <w:tcPr>
            <w:tcW w:type="dxa" w:w="2726"/>
            <w:tcBorders>
              <w:top w:val="single" w:color="A8BAC7" w:sz="7"/>
              <w:left w:val="single" w:color="A8BAC7" w:sz="7"/>
              <w:bottom w:val="single" w:color="A8BAC7" w:sz="7"/>
              <w:right w:val="single" w:color="A8BAC7" w:sz="7"/>
            </w:tcBorders>
            <w:shd w:fill="CCFB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CJK TC" w:cs="Noto Sans CJK TC" w:eastAsia="Noto Sans CJK TC" w:hAnsi="Noto Sans CJK TC"/>
                <w:b/>
                <w:bCs/>
                <w:sz w:val="20"/>
                <w:szCs w:val="20"/>
              </w:rPr>
              <w:t xml:space="preserve">預期</w:t>
            </w:r>
          </w:p>
        </w:tc>
      </w:tr>
      <w:tr>
        <w:tc>
          <w:tcPr>
            <w:tcW w:type="dxa" w:w="2400"/>
            <w:tcBorders>
              <w:top w:val="single" w:color="A8BAC7" w:sz="7"/>
              <w:left w:val="single" w:color="A8BAC7" w:sz="7"/>
              <w:bottom w:val="single" w:color="A8BAC7" w:sz="7"/>
              <w:right w:val="single" w:color="A8BAC7" w:sz="7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CJK TC" w:cs="Noto Sans CJK TC" w:eastAsia="Noto Sans CJK TC" w:hAnsi="Noto Sans CJK TC"/>
                <w:b w:val="false"/>
                <w:bCs w:val="false"/>
                <w:sz w:val="20"/>
                <w:szCs w:val="20"/>
              </w:rPr>
              <w:t xml:space="preserve">頁首頁尾</w:t>
            </w:r>
          </w:p>
        </w:tc>
        <w:tc>
          <w:tcPr>
            <w:tcW w:type="dxa" w:w="3900"/>
            <w:tcBorders>
              <w:top w:val="single" w:color="A8BAC7" w:sz="7"/>
              <w:left w:val="single" w:color="A8BAC7" w:sz="7"/>
              <w:bottom w:val="single" w:color="A8BAC7" w:sz="7"/>
              <w:right w:val="single" w:color="A8BAC7" w:sz="7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CJK TC" w:cs="Noto Sans CJK TC" w:eastAsia="Noto Sans CJK TC" w:hAnsi="Noto Sans CJK TC"/>
                <w:b w:val="false"/>
                <w:bCs w:val="false"/>
                <w:sz w:val="20"/>
                <w:szCs w:val="20"/>
              </w:rPr>
              <w:t xml:space="preserve">頁碼、總頁數與固定標題</w:t>
            </w:r>
          </w:p>
        </w:tc>
        <w:tc>
          <w:tcPr>
            <w:tcW w:type="dxa" w:w="2726"/>
            <w:tcBorders>
              <w:top w:val="single" w:color="A8BAC7" w:sz="7"/>
              <w:left w:val="single" w:color="A8BAC7" w:sz="7"/>
              <w:bottom w:val="single" w:color="A8BAC7" w:sz="7"/>
              <w:right w:val="single" w:color="A8BAC7" w:sz="7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CJK TC" w:cs="Noto Sans CJK TC" w:eastAsia="Noto Sans CJK TC" w:hAnsi="Noto Sans CJK TC"/>
                <w:b w:val="false"/>
                <w:bCs w:val="false"/>
                <w:sz w:val="20"/>
                <w:szCs w:val="20"/>
              </w:rPr>
              <w:t xml:space="preserve">每頁保留</w:t>
            </w:r>
          </w:p>
        </w:tc>
      </w:tr>
      <w:tr>
        <w:tc>
          <w:tcPr>
            <w:tcW w:type="dxa" w:w="2400"/>
            <w:tcBorders>
              <w:top w:val="single" w:color="A8BAC7" w:sz="7"/>
              <w:left w:val="single" w:color="A8BAC7" w:sz="7"/>
              <w:bottom w:val="single" w:color="A8BAC7" w:sz="7"/>
              <w:right w:val="single" w:color="A8BAC7" w:sz="7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CJK TC" w:cs="Noto Sans CJK TC" w:eastAsia="Noto Sans CJK TC" w:hAnsi="Noto Sans CJK TC"/>
                <w:b w:val="false"/>
                <w:bCs w:val="false"/>
                <w:sz w:val="20"/>
                <w:szCs w:val="20"/>
              </w:rPr>
              <w:t xml:space="preserve">審閱</w:t>
            </w:r>
          </w:p>
        </w:tc>
        <w:tc>
          <w:tcPr>
            <w:tcW w:type="dxa" w:w="3900"/>
            <w:tcBorders>
              <w:top w:val="single" w:color="A8BAC7" w:sz="7"/>
              <w:left w:val="single" w:color="A8BAC7" w:sz="7"/>
              <w:bottom w:val="single" w:color="A8BAC7" w:sz="7"/>
              <w:right w:val="single" w:color="A8BAC7" w:sz="7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CJK TC" w:cs="Noto Sans CJK TC" w:eastAsia="Noto Sans CJK TC" w:hAnsi="Noto Sans CJK TC"/>
                <w:b w:val="false"/>
                <w:bCs w:val="false"/>
                <w:sz w:val="20"/>
                <w:szCs w:val="20"/>
              </w:rPr>
              <w:t xml:space="preserve">註解、插入與刪除修訂</w:t>
            </w:r>
          </w:p>
        </w:tc>
        <w:tc>
          <w:tcPr>
            <w:tcW w:type="dxa" w:w="2726"/>
            <w:tcBorders>
              <w:top w:val="single" w:color="A8BAC7" w:sz="7"/>
              <w:left w:val="single" w:color="A8BAC7" w:sz="7"/>
              <w:bottom w:val="single" w:color="A8BAC7" w:sz="7"/>
              <w:right w:val="single" w:color="A8BAC7" w:sz="7"/>
            </w:tcBorders>
            <w:shd w:fill="F8FA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CJK TC" w:cs="Noto Sans CJK TC" w:eastAsia="Noto Sans CJK TC" w:hAnsi="Noto Sans CJK TC"/>
                <w:b w:val="false"/>
                <w:bCs w:val="false"/>
                <w:sz w:val="20"/>
                <w:szCs w:val="20"/>
              </w:rPr>
              <w:t xml:space="preserve">結構可驗證</w:t>
            </w:r>
          </w:p>
        </w:tc>
      </w:tr>
      <w:tr>
        <w:tc>
          <w:tcPr>
            <w:tcW w:type="dxa" w:w="2400"/>
            <w:tcBorders>
              <w:top w:val="single" w:color="A8BAC7" w:sz="7"/>
              <w:left w:val="single" w:color="A8BAC7" w:sz="7"/>
              <w:bottom w:val="single" w:color="A8BAC7" w:sz="7"/>
              <w:right w:val="single" w:color="A8BAC7" w:sz="7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CJK TC" w:cs="Noto Sans CJK TC" w:eastAsia="Noto Sans CJK TC" w:hAnsi="Noto Sans CJK TC"/>
                <w:b w:val="false"/>
                <w:bCs w:val="false"/>
                <w:sz w:val="20"/>
                <w:szCs w:val="20"/>
              </w:rPr>
              <w:t xml:space="preserve">欄位</w:t>
            </w:r>
          </w:p>
        </w:tc>
        <w:tc>
          <w:tcPr>
            <w:tcW w:type="dxa" w:w="3900"/>
            <w:tcBorders>
              <w:top w:val="single" w:color="A8BAC7" w:sz="7"/>
              <w:left w:val="single" w:color="A8BAC7" w:sz="7"/>
              <w:bottom w:val="single" w:color="A8BAC7" w:sz="7"/>
              <w:right w:val="single" w:color="A8BAC7" w:sz="7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CJK TC" w:cs="Noto Sans CJK TC" w:eastAsia="Noto Sans CJK TC" w:hAnsi="Noto Sans CJK TC"/>
                <w:b w:val="false"/>
                <w:bCs w:val="false"/>
                <w:sz w:val="20"/>
                <w:szCs w:val="20"/>
              </w:rPr>
              <w:t xml:space="preserve">目錄、郵件合併與頁碼</w:t>
            </w:r>
          </w:p>
        </w:tc>
        <w:tc>
          <w:tcPr>
            <w:tcW w:type="dxa" w:w="2726"/>
            <w:tcBorders>
              <w:top w:val="single" w:color="A8BAC7" w:sz="7"/>
              <w:left w:val="single" w:color="A8BAC7" w:sz="7"/>
              <w:bottom w:val="single" w:color="A8BAC7" w:sz="7"/>
              <w:right w:val="single" w:color="A8BAC7" w:sz="7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Noto Sans CJK TC" w:cs="Noto Sans CJK TC" w:eastAsia="Noto Sans CJK TC" w:hAnsi="Noto Sans CJK TC"/>
                <w:b w:val="false"/>
                <w:bCs w:val="false"/>
                <w:sz w:val="20"/>
                <w:szCs w:val="20"/>
              </w:rPr>
              <w:t xml:space="preserve">可更新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分頁後內容</w:t>
      </w:r>
    </w:p>
    <w:p>
      <w:r>
        <w:t xml:space="preserve">第二頁用於驗證分頁、頁首、頁尾、總頁數與 PDF 搜尋文字。</w:t>
      </w:r>
    </w:p>
    <w:p>
      <w:pPr>
        <w:pStyle w:val="Heading4"/>
      </w:pPr>
      <w:r>
        <w:t xml:space="preserve">最深層標題</w:t>
      </w:r>
    </w:p>
    <w:p>
      <w:r>
        <w:t xml:space="preserve">四層標題樣式皆存在，目錄欄位應涵蓋第一至第四層。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52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comment w:id="0" w:initials="OD" w:author="OpenDesk TW" w:date="2026-07-21T00:00:00.000Z">
    <w:p>
      <w:r>
        <w:t xml:space="preserve">這是一則用來驗證註解保留的測試註解。</w:t>
      </w:r>
    </w:p>
  </w:comment>
</w:comment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  <w:endnote w:id="1">
    <w:p>
      <w:r>
        <w:rPr>
          <w:rStyle w:val="EndnoteReference"/>
        </w:rPr>
        <w:endnoteRef/>
      </w:r>
      <w:r>
        <w:t xml:space="preserve">尾註：驗證文件尾端註記與參照符號。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CJK TC" w:cs="Noto Sans CJK TC" w:eastAsia="Noto Sans CJK TC" w:hAnsi="Noto Sans CJK TC"/>
        <w:sz w:val="17"/>
        <w:szCs w:val="17"/>
      </w:rPr>
      <w:t xml:space="preserve">第 </w:t>
    </w:r>
    <w:r>
      <w:rPr>
        <w:rFonts w:ascii="Noto Sans CJK TC" w:cs="Noto Sans CJK TC" w:eastAsia="Noto Sans CJK TC" w:hAnsi="Noto Sans CJK TC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sz w:val="17"/>
        <w:szCs w:val="17"/>
      </w:rPr>
      <w:t xml:space="preserve"> 頁／共 </w:t>
    </w:r>
    <w:r>
      <w:rPr>
        <w:rFonts w:ascii="Noto Sans CJK TC" w:cs="Noto Sans CJK TC" w:eastAsia="Noto Sans CJK TC" w:hAnsi="Noto Sans CJK TC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sz w:val="17"/>
        <w:szCs w:val="17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註腳：驗證頁面底部註腳內容與參照符號。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5" w:space="1"/>
      </w:pBdr>
    </w:pPr>
    <w:r>
      <w:rPr>
        <w:rFonts w:ascii="Noto Sans CJK TC" w:cs="Noto Sans CJK TC" w:eastAsia="Noto Sans CJK TC" w:hAnsi="Noto Sans CJK TC"/>
        <w:b/>
        <w:bCs/>
        <w:color w:val="0F766E"/>
        <w:sz w:val="18"/>
        <w:szCs w:val="18"/>
      </w:rPr>
      <w:t xml:space="preserve">OpenDesk TW　完整 DOCX 功能驗證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ideographLegalTraditional"/>
      <w:lvlText w:val="〔%1、〕"/>
      <w:lvlJc w:val="left"/>
      <w:pPr>
        <w:ind w:left="0" w:hanging="0"/>
      </w:pPr>
    </w:lvl>
    <w:lvl w:ilvl="1" w15:tentative="1">
      <w:start w:val="1"/>
      <w:numFmt w:val="chineseCounting"/>
      <w:lvlText w:val="〔%2、〕"/>
      <w:lvlJc w:val="left"/>
      <w:pPr>
        <w:ind w:left="420" w:hanging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202A"/>
        <w:sz w:val="22"/>
        <w:szCs w:val="22"/>
      </w:rPr>
    </w:rPrDefault>
    <w:pPrDefault>
      <w:pPr>
        <w:spacing w:after="100" w:line="3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50" w:before="260"/>
      <w:outlineLvl w:val="0"/>
    </w:pPr>
    <w:rPr>
      <w:rFonts w:ascii="Noto Sans CJK TC" w:cs="Noto Sans CJK TC" w:eastAsia="Noto Sans CJK TC" w:hAnsi="Noto Sans CJK TC"/>
      <w:b/>
      <w:bCs/>
      <w:color w:val="0F4C5C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00"/>
      <w:outlineLvl w:val="1"/>
    </w:pPr>
    <w:rPr>
      <w:rFonts w:ascii="Noto Serif CJK TC" w:cs="Noto Serif CJK TC" w:eastAsia="Noto Serif CJK TC" w:hAnsi="Noto Serif CJK TC"/>
      <w:b/>
      <w:bCs/>
      <w:color w:val="0F766E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90" w:before="160"/>
      <w:outlineLvl w:val="2"/>
    </w:pPr>
    <w:rPr>
      <w:rFonts w:ascii="Noto Sans CJK TC" w:cs="Noto Sans CJK TC" w:eastAsia="Noto Sans CJK TC" w:hAnsi="Noto Sans CJK TC"/>
      <w:b/>
      <w:bCs/>
      <w:color w:val="334155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70" w:before="120"/>
      <w:outlineLvl w:val="3"/>
    </w:pPr>
    <w:rPr>
      <w:rFonts w:ascii="Noto Sans CJK TC" w:cs="Noto Sans CJK TC" w:eastAsia="Noto Sans CJK TC" w:hAnsi="Noto Sans CJK TC"/>
      <w:b/>
      <w:bCs/>
      <w:color w:val="47556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pl0v4k0ubpf69wzv41mt-" Type="http://schemas.openxmlformats.org/officeDocument/2006/relationships/hyperlink" Target="https://www.onlyoffice.com/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OpenDesk TW 文字文件進階功能矩陣</dc:title>
  <dc:subject>DOCX 結構、版面、審閱與欄位驗證</dc:subject>
  <dc:creator>OpenDesk TW 完整相容性驗證</dc:creator>
  <dc:description>用於 OpenDesk TW 內建自我檢查；不是使用者文件。</dc:description>
  <cp:lastModifiedBy>Un-named</cp:lastModifiedBy>
  <cp:revision>1</cp:revision>
  <dcterms:created xsi:type="dcterms:W3CDTF">2026-07-21T06:49:34.476Z</dcterms:created>
  <dcterms:modified xsi:type="dcterms:W3CDTF">2026-07-21T06:49:34.477Z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